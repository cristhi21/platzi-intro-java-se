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B1FBA9" w14:textId="77777777" w:rsidR="006E5B13" w:rsidRDefault="006E5B13" w:rsidP="006E5B13">
      <w:pPr>
        <w:pStyle w:val="Ttulo1"/>
        <w:pBdr>
          <w:bottom w:val="single" w:sz="6" w:space="11" w:color="E9E9E9"/>
        </w:pBdr>
        <w:spacing w:before="0" w:beforeAutospacing="0" w:after="225" w:afterAutospacing="0"/>
        <w:rPr>
          <w:rFonts w:ascii="cooper_hewittmedium" w:hAnsi="cooper_hewittmedium"/>
          <w:color w:val="000000"/>
          <w:spacing w:val="-2"/>
          <w:sz w:val="36"/>
          <w:szCs w:val="36"/>
        </w:rPr>
      </w:pPr>
      <w:r>
        <w:rPr>
          <w:rFonts w:ascii="cooper_hewittmedium" w:hAnsi="cooper_hewittmedium"/>
          <w:color w:val="000000"/>
          <w:spacing w:val="-2"/>
          <w:sz w:val="36"/>
          <w:szCs w:val="36"/>
        </w:rPr>
        <w:t>¿Qué es Java?</w:t>
      </w:r>
    </w:p>
    <w:p w14:paraId="3F113190" w14:textId="1A6DE658" w:rsidR="006E5B13" w:rsidRDefault="006E5B13">
      <w:pPr>
        <w:rPr>
          <w:rFonts w:ascii="Arial" w:hAnsi="Arial" w:cs="Arial"/>
          <w:color w:val="4A4A4A"/>
          <w:shd w:val="clear" w:color="auto" w:fill="FFFFFF"/>
        </w:rPr>
      </w:pPr>
      <w:r>
        <w:rPr>
          <w:rFonts w:ascii="Arial" w:hAnsi="Arial" w:cs="Arial"/>
          <w:color w:val="4A4A4A"/>
          <w:shd w:val="clear" w:color="auto" w:fill="FFFFFF"/>
        </w:rPr>
        <w:t>• Es un </w:t>
      </w:r>
      <w:r>
        <w:rPr>
          <w:rStyle w:val="nfasis"/>
          <w:rFonts w:ascii="Arial" w:hAnsi="Arial" w:cs="Arial"/>
          <w:color w:val="4A4A4A"/>
          <w:shd w:val="clear" w:color="auto" w:fill="FFFFFF"/>
        </w:rPr>
        <w:t>lenguaje de programación</w:t>
      </w:r>
      <w:r>
        <w:rPr>
          <w:rFonts w:ascii="Arial" w:hAnsi="Arial" w:cs="Arial"/>
          <w:color w:val="4A4A4A"/>
          <w:shd w:val="clear" w:color="auto" w:fill="FFFFFF"/>
        </w:rPr>
        <w:t> que nos ayuda a desarrollar aplicaciones para distintos dispositivos.</w:t>
      </w:r>
      <w:r>
        <w:rPr>
          <w:rFonts w:ascii="Arial" w:hAnsi="Arial" w:cs="Arial"/>
          <w:color w:val="4A4A4A"/>
        </w:rPr>
        <w:br/>
      </w:r>
      <w:r>
        <w:rPr>
          <w:rFonts w:ascii="Arial" w:hAnsi="Arial" w:cs="Arial"/>
          <w:color w:val="4A4A4A"/>
          <w:shd w:val="clear" w:color="auto" w:fill="FFFFFF"/>
        </w:rPr>
        <w:t>• Creado en 1991 por James Gosling, paso a ser adquirido por </w:t>
      </w:r>
      <w:r>
        <w:rPr>
          <w:rStyle w:val="nfasis"/>
          <w:rFonts w:ascii="Arial" w:hAnsi="Arial" w:cs="Arial"/>
          <w:color w:val="4A4A4A"/>
          <w:shd w:val="clear" w:color="auto" w:fill="FFFFFF"/>
        </w:rPr>
        <w:t>Oracle.</w:t>
      </w:r>
      <w:r>
        <w:rPr>
          <w:rFonts w:ascii="Arial" w:hAnsi="Arial" w:cs="Arial"/>
          <w:color w:val="4A4A4A"/>
        </w:rPr>
        <w:br/>
      </w:r>
      <w:r>
        <w:rPr>
          <w:rFonts w:ascii="Arial" w:hAnsi="Arial" w:cs="Arial"/>
          <w:color w:val="4A4A4A"/>
          <w:shd w:val="clear" w:color="auto" w:fill="FFFFFF"/>
        </w:rPr>
        <w:t>• Categoría: </w:t>
      </w:r>
      <w:ins w:id="0" w:author="Unknown">
        <w:r>
          <w:rPr>
            <w:rFonts w:ascii="Arial" w:hAnsi="Arial" w:cs="Arial"/>
            <w:color w:val="4A4A4A"/>
            <w:shd w:val="clear" w:color="auto" w:fill="FFFFFF"/>
          </w:rPr>
          <w:t xml:space="preserve">Standard </w:t>
        </w:r>
        <w:proofErr w:type="spellStart"/>
        <w:r>
          <w:rPr>
            <w:rFonts w:ascii="Arial" w:hAnsi="Arial" w:cs="Arial"/>
            <w:color w:val="4A4A4A"/>
            <w:shd w:val="clear" w:color="auto" w:fill="FFFFFF"/>
          </w:rPr>
          <w:t>Edition</w:t>
        </w:r>
      </w:ins>
      <w:proofErr w:type="spellEnd"/>
      <w:r>
        <w:rPr>
          <w:rFonts w:ascii="Arial" w:hAnsi="Arial" w:cs="Arial"/>
          <w:color w:val="4A4A4A"/>
          <w:shd w:val="clear" w:color="auto" w:fill="FFFFFF"/>
        </w:rPr>
        <w:t>, construir aplicaciones de escritorio.</w:t>
      </w:r>
      <w:r>
        <w:rPr>
          <w:rFonts w:ascii="Arial" w:hAnsi="Arial" w:cs="Arial"/>
          <w:color w:val="4A4A4A"/>
        </w:rPr>
        <w:br/>
      </w:r>
      <w:r>
        <w:rPr>
          <w:rFonts w:ascii="Arial" w:hAnsi="Arial" w:cs="Arial"/>
          <w:color w:val="4A4A4A"/>
          <w:shd w:val="clear" w:color="auto" w:fill="FFFFFF"/>
        </w:rPr>
        <w:t>• Categoría: </w:t>
      </w:r>
      <w:ins w:id="1" w:author="Unknown">
        <w:r>
          <w:rPr>
            <w:rFonts w:ascii="Arial" w:hAnsi="Arial" w:cs="Arial"/>
            <w:color w:val="4A4A4A"/>
            <w:shd w:val="clear" w:color="auto" w:fill="FFFFFF"/>
          </w:rPr>
          <w:t xml:space="preserve">Enterprise </w:t>
        </w:r>
        <w:proofErr w:type="spellStart"/>
        <w:r>
          <w:rPr>
            <w:rFonts w:ascii="Arial" w:hAnsi="Arial" w:cs="Arial"/>
            <w:color w:val="4A4A4A"/>
            <w:shd w:val="clear" w:color="auto" w:fill="FFFFFF"/>
          </w:rPr>
          <w:t>Edition</w:t>
        </w:r>
      </w:ins>
      <w:proofErr w:type="spellEnd"/>
      <w:r>
        <w:rPr>
          <w:rFonts w:ascii="Arial" w:hAnsi="Arial" w:cs="Arial"/>
          <w:color w:val="4A4A4A"/>
          <w:shd w:val="clear" w:color="auto" w:fill="FFFFFF"/>
        </w:rPr>
        <w:t>, aplicaciones web para empresas.</w:t>
      </w:r>
      <w:r>
        <w:rPr>
          <w:rFonts w:ascii="Arial" w:hAnsi="Arial" w:cs="Arial"/>
          <w:color w:val="4A4A4A"/>
        </w:rPr>
        <w:br/>
      </w:r>
      <w:r>
        <w:rPr>
          <w:rFonts w:ascii="Arial" w:hAnsi="Arial" w:cs="Arial"/>
          <w:color w:val="4A4A4A"/>
          <w:shd w:val="clear" w:color="auto" w:fill="FFFFFF"/>
        </w:rPr>
        <w:t>• Filosofía: </w:t>
      </w:r>
      <w:proofErr w:type="spellStart"/>
      <w:ins w:id="2" w:author="Unknown">
        <w:r>
          <w:rPr>
            <w:rFonts w:ascii="Arial" w:hAnsi="Arial" w:cs="Arial"/>
            <w:color w:val="4A4A4A"/>
            <w:shd w:val="clear" w:color="auto" w:fill="FFFFFF"/>
          </w:rPr>
          <w:t>Write</w:t>
        </w:r>
        <w:proofErr w:type="spellEnd"/>
        <w:r>
          <w:rPr>
            <w:rFonts w:ascii="Arial" w:hAnsi="Arial" w:cs="Arial"/>
            <w:color w:val="4A4A4A"/>
            <w:shd w:val="clear" w:color="auto" w:fill="FFFFFF"/>
          </w:rPr>
          <w:t xml:space="preserve"> Once, Run.</w:t>
        </w:r>
      </w:ins>
      <w:r>
        <w:rPr>
          <w:rFonts w:ascii="Arial" w:hAnsi="Arial" w:cs="Arial"/>
          <w:color w:val="4A4A4A"/>
        </w:rPr>
        <w:br/>
      </w:r>
      <w:r>
        <w:rPr>
          <w:rFonts w:ascii="Arial" w:hAnsi="Arial" w:cs="Arial"/>
          <w:color w:val="4A4A4A"/>
          <w:shd w:val="clear" w:color="auto" w:fill="FFFFFF"/>
        </w:rPr>
        <w:t>.</w:t>
      </w:r>
      <w:r>
        <w:rPr>
          <w:rFonts w:ascii="Arial" w:hAnsi="Arial" w:cs="Arial"/>
          <w:color w:val="4A4A4A"/>
        </w:rPr>
        <w:br/>
      </w:r>
      <w:r>
        <w:rPr>
          <w:rStyle w:val="Textoennegrita"/>
          <w:rFonts w:ascii="Arial" w:hAnsi="Arial" w:cs="Arial"/>
          <w:color w:val="4A4A4A"/>
          <w:shd w:val="clear" w:color="auto" w:fill="FFFFFF"/>
        </w:rPr>
        <w:t>Notas:</w:t>
      </w:r>
      <w:r>
        <w:rPr>
          <w:rFonts w:ascii="Arial" w:hAnsi="Arial" w:cs="Arial"/>
          <w:color w:val="4A4A4A"/>
          <w:shd w:val="clear" w:color="auto" w:fill="FFFFFF"/>
        </w:rPr>
        <w:t> Java es de nivel alto, pero no al nivel de Python o JavaScript.</w:t>
      </w:r>
    </w:p>
    <w:p w14:paraId="052A8B13" w14:textId="4C2607DB" w:rsidR="006E5B13" w:rsidRDefault="006E5B13">
      <w:pPr>
        <w:rPr>
          <w:rFonts w:ascii="Arial" w:hAnsi="Arial" w:cs="Arial"/>
          <w:color w:val="4A4A4A"/>
          <w:shd w:val="clear" w:color="auto" w:fill="FFFFFF"/>
        </w:rPr>
      </w:pPr>
    </w:p>
    <w:p w14:paraId="7D03F0B1" w14:textId="77777777" w:rsidR="006E5B13" w:rsidRPr="006E5B13" w:rsidRDefault="006E5B13" w:rsidP="006E5B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r w:rsidRPr="006E5B13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- Java es un lenguaje de programación</w:t>
      </w:r>
      <w:r w:rsidRPr="006E5B13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  <w:t>- Java es un lenguaje de programación de alto nivel</w:t>
      </w:r>
      <w:r w:rsidRPr="006E5B13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  <w:t>- Es Multiplataforma (puede correrse en diferentes sistemas operativos)</w:t>
      </w:r>
      <w:r w:rsidRPr="006E5B13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  <w:t>- Java tiene dos categorías:</w:t>
      </w:r>
      <w:r w:rsidRPr="006E5B13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  <w:t xml:space="preserve">+ Standard </w:t>
      </w:r>
      <w:proofErr w:type="spellStart"/>
      <w:proofErr w:type="gramStart"/>
      <w:r w:rsidRPr="006E5B13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Edition</w:t>
      </w:r>
      <w:proofErr w:type="spellEnd"/>
      <w:r w:rsidRPr="006E5B13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.-</w:t>
      </w:r>
      <w:proofErr w:type="gramEnd"/>
      <w:r w:rsidRPr="006E5B13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 para construir aplicaciones de escritorio o consola</w:t>
      </w:r>
      <w:r w:rsidRPr="006E5B13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  <w:t xml:space="preserve">+ Enterprise </w:t>
      </w:r>
      <w:proofErr w:type="spellStart"/>
      <w:r w:rsidRPr="006E5B13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Edition</w:t>
      </w:r>
      <w:proofErr w:type="spellEnd"/>
      <w:r w:rsidRPr="006E5B13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.- para que las empresas trabajen aplicaciones web de última generación</w:t>
      </w:r>
      <w:r w:rsidRPr="006E5B13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  <w:t xml:space="preserve">- Java sigue filosofía de </w:t>
      </w:r>
      <w:proofErr w:type="spellStart"/>
      <w:r w:rsidRPr="006E5B13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Write</w:t>
      </w:r>
      <w:proofErr w:type="spellEnd"/>
      <w:r w:rsidRPr="006E5B13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 Once, Run </w:t>
      </w:r>
      <w:proofErr w:type="spellStart"/>
      <w:r w:rsidRPr="006E5B13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Anywhere</w:t>
      </w:r>
      <w:proofErr w:type="spellEnd"/>
      <w:r w:rsidRPr="006E5B13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 (WORA), por lo que todo lo que aprendas en Java SE lo podrás aplicar también con Java EE</w:t>
      </w:r>
    </w:p>
    <w:p w14:paraId="1B35B156" w14:textId="77777777" w:rsidR="006E5B13" w:rsidRPr="006E5B13" w:rsidRDefault="006E5B13" w:rsidP="006E5B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r w:rsidRPr="006E5B13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HISTORIA</w:t>
      </w:r>
      <w:r w:rsidRPr="006E5B13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  <w:t xml:space="preserve">- Fue creado en 1991 por James Gosling mientras trabajaba en </w:t>
      </w:r>
      <w:proofErr w:type="spellStart"/>
      <w:r w:rsidRPr="006E5B13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Sun</w:t>
      </w:r>
      <w:proofErr w:type="spellEnd"/>
      <w:r w:rsidRPr="006E5B13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 Microsystems</w:t>
      </w:r>
      <w:r w:rsidRPr="006E5B13">
        <w:rPr>
          <w:rFonts w:ascii="Arial" w:eastAsia="Times New Roman" w:hAnsi="Arial" w:cs="Arial"/>
          <w:color w:val="4A4A4A"/>
          <w:sz w:val="24"/>
          <w:szCs w:val="24"/>
          <w:lang w:eastAsia="es-CO"/>
        </w:rPr>
        <w:br/>
        <w:t>- Fue comprada por ORACLE en 2009</w:t>
      </w:r>
    </w:p>
    <w:p w14:paraId="6A083FFC" w14:textId="77777777" w:rsidR="006E5B13" w:rsidRDefault="006E5B13"/>
    <w:p w14:paraId="67D9D9F1" w14:textId="3FBC8A44" w:rsidR="00CD13E8" w:rsidRDefault="002A6C18">
      <w:r w:rsidRPr="002A6C18">
        <w:lastRenderedPageBreak/>
        <w:drawing>
          <wp:inline distT="0" distB="0" distL="0" distR="0" wp14:anchorId="2B1FEAA4" wp14:editId="027971F8">
            <wp:extent cx="3496163" cy="3705742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AB3AE" w14:textId="77777777" w:rsidR="002A6C18" w:rsidRDefault="002A6C18">
      <w:r w:rsidRPr="002A6C18">
        <w:drawing>
          <wp:inline distT="0" distB="0" distL="0" distR="0" wp14:anchorId="706F8DA4" wp14:editId="156E2CEB">
            <wp:extent cx="5612130" cy="318198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E172C" w14:textId="11B4C8DE" w:rsidR="002A6C18" w:rsidRDefault="002A6C18">
      <w:r w:rsidRPr="002A6C18">
        <w:lastRenderedPageBreak/>
        <w:drawing>
          <wp:inline distT="0" distB="0" distL="0" distR="0" wp14:anchorId="57E14EDD" wp14:editId="3F3E2635">
            <wp:extent cx="5612130" cy="286575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43C9" w14:textId="34AF22D2" w:rsidR="002A6C18" w:rsidRDefault="002A6C18">
      <w:r w:rsidRPr="002A6C18">
        <w:lastRenderedPageBreak/>
        <w:drawing>
          <wp:inline distT="0" distB="0" distL="0" distR="0" wp14:anchorId="7F58DC74" wp14:editId="0F0E5A69">
            <wp:extent cx="2810267" cy="2953162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6C18">
        <w:drawing>
          <wp:inline distT="0" distB="0" distL="0" distR="0" wp14:anchorId="68C176B7" wp14:editId="60F42824">
            <wp:extent cx="3353268" cy="30484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7A05D" w14:textId="7FA507B4" w:rsidR="002A6C18" w:rsidRDefault="002A6C18"/>
    <w:p w14:paraId="0E74DB4F" w14:textId="77777777" w:rsidR="002A6C18" w:rsidRDefault="002A6C18" w:rsidP="002A6C18">
      <w:pPr>
        <w:pBdr>
          <w:bottom w:val="single" w:sz="6" w:space="11" w:color="E9E9E9"/>
        </w:pBdr>
        <w:spacing w:after="225" w:line="240" w:lineRule="auto"/>
        <w:outlineLvl w:val="0"/>
        <w:rPr>
          <w:rFonts w:ascii="cooper_hewittmedium" w:eastAsia="Times New Roman" w:hAnsi="cooper_hewittmedium" w:cs="Times New Roman"/>
          <w:b/>
          <w:bCs/>
          <w:color w:val="000000"/>
          <w:spacing w:val="-2"/>
          <w:kern w:val="36"/>
          <w:sz w:val="36"/>
          <w:szCs w:val="36"/>
          <w:lang w:eastAsia="es-CO"/>
        </w:rPr>
      </w:pPr>
    </w:p>
    <w:p w14:paraId="1C1F4291" w14:textId="77777777" w:rsidR="002A6C18" w:rsidRDefault="002A6C18" w:rsidP="002A6C18">
      <w:pPr>
        <w:pBdr>
          <w:bottom w:val="single" w:sz="6" w:space="11" w:color="E9E9E9"/>
        </w:pBdr>
        <w:spacing w:after="225" w:line="240" w:lineRule="auto"/>
        <w:outlineLvl w:val="0"/>
        <w:rPr>
          <w:rFonts w:ascii="cooper_hewittmedium" w:eastAsia="Times New Roman" w:hAnsi="cooper_hewittmedium" w:cs="Times New Roman"/>
          <w:b/>
          <w:bCs/>
          <w:color w:val="000000"/>
          <w:spacing w:val="-2"/>
          <w:kern w:val="36"/>
          <w:sz w:val="36"/>
          <w:szCs w:val="36"/>
          <w:lang w:eastAsia="es-CO"/>
        </w:rPr>
      </w:pPr>
    </w:p>
    <w:p w14:paraId="78DFD554" w14:textId="77777777" w:rsidR="002A6C18" w:rsidRDefault="002A6C18" w:rsidP="002A6C18">
      <w:pPr>
        <w:pBdr>
          <w:bottom w:val="single" w:sz="6" w:space="11" w:color="E9E9E9"/>
        </w:pBdr>
        <w:spacing w:after="225" w:line="240" w:lineRule="auto"/>
        <w:outlineLvl w:val="0"/>
        <w:rPr>
          <w:rFonts w:ascii="cooper_hewittmedium" w:eastAsia="Times New Roman" w:hAnsi="cooper_hewittmedium" w:cs="Times New Roman"/>
          <w:b/>
          <w:bCs/>
          <w:color w:val="000000"/>
          <w:spacing w:val="-2"/>
          <w:kern w:val="36"/>
          <w:sz w:val="36"/>
          <w:szCs w:val="36"/>
          <w:lang w:eastAsia="es-CO"/>
        </w:rPr>
      </w:pPr>
    </w:p>
    <w:p w14:paraId="521626D5" w14:textId="77777777" w:rsidR="002A6C18" w:rsidRDefault="002A6C18" w:rsidP="002A6C18">
      <w:pPr>
        <w:pBdr>
          <w:bottom w:val="single" w:sz="6" w:space="11" w:color="E9E9E9"/>
        </w:pBdr>
        <w:spacing w:after="225" w:line="240" w:lineRule="auto"/>
        <w:outlineLvl w:val="0"/>
        <w:rPr>
          <w:rFonts w:ascii="cooper_hewittmedium" w:eastAsia="Times New Roman" w:hAnsi="cooper_hewittmedium" w:cs="Times New Roman"/>
          <w:b/>
          <w:bCs/>
          <w:color w:val="000000"/>
          <w:spacing w:val="-2"/>
          <w:kern w:val="36"/>
          <w:sz w:val="36"/>
          <w:szCs w:val="36"/>
          <w:lang w:eastAsia="es-CO"/>
        </w:rPr>
      </w:pPr>
    </w:p>
    <w:p w14:paraId="146F2A2B" w14:textId="36DC9A56" w:rsidR="002A6C18" w:rsidRPr="002A6C18" w:rsidRDefault="002A6C18" w:rsidP="002A6C18">
      <w:pPr>
        <w:pBdr>
          <w:bottom w:val="single" w:sz="6" w:space="11" w:color="E9E9E9"/>
        </w:pBdr>
        <w:spacing w:after="225" w:line="240" w:lineRule="auto"/>
        <w:outlineLvl w:val="0"/>
        <w:rPr>
          <w:rFonts w:ascii="cooper_hewittmedium" w:eastAsia="Times New Roman" w:hAnsi="cooper_hewittmedium" w:cs="Times New Roman"/>
          <w:b/>
          <w:bCs/>
          <w:color w:val="000000"/>
          <w:spacing w:val="-2"/>
          <w:kern w:val="36"/>
          <w:sz w:val="36"/>
          <w:szCs w:val="36"/>
          <w:lang w:eastAsia="es-CO"/>
        </w:rPr>
      </w:pPr>
      <w:r w:rsidRPr="002A6C18">
        <w:rPr>
          <w:rFonts w:ascii="cooper_hewittmedium" w:eastAsia="Times New Roman" w:hAnsi="cooper_hewittmedium" w:cs="Times New Roman"/>
          <w:b/>
          <w:bCs/>
          <w:color w:val="000000"/>
          <w:spacing w:val="-2"/>
          <w:kern w:val="36"/>
          <w:sz w:val="36"/>
          <w:szCs w:val="36"/>
          <w:lang w:eastAsia="es-CO"/>
        </w:rPr>
        <w:lastRenderedPageBreak/>
        <w:t>Versiones de Java y JDK</w:t>
      </w:r>
    </w:p>
    <w:p w14:paraId="79258364" w14:textId="1C9DC775" w:rsidR="002A6C18" w:rsidRDefault="002A6C18">
      <w:r w:rsidRPr="002A6C18">
        <w:drawing>
          <wp:inline distT="0" distB="0" distL="0" distR="0" wp14:anchorId="5F7DBCBE" wp14:editId="75BEAF6B">
            <wp:extent cx="3858163" cy="2619741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22EEC" w14:textId="77777777" w:rsidR="002A6C18" w:rsidRPr="002A6C18" w:rsidRDefault="002A6C18" w:rsidP="002A6C1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proofErr w:type="gramStart"/>
      <w:r w:rsidRPr="002A6C18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JDK(</w:t>
      </w:r>
      <w:proofErr w:type="gramEnd"/>
      <w:r w:rsidRPr="002A6C18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java </w:t>
      </w:r>
      <w:proofErr w:type="spellStart"/>
      <w:r w:rsidRPr="002A6C18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development</w:t>
      </w:r>
      <w:proofErr w:type="spellEnd"/>
      <w:r w:rsidRPr="002A6C18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 kit) contiene 3 elementos,</w:t>
      </w:r>
    </w:p>
    <w:p w14:paraId="7F9EE40E" w14:textId="77777777" w:rsidR="002A6C18" w:rsidRPr="002A6C18" w:rsidRDefault="002A6C18" w:rsidP="002A6C18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r w:rsidRPr="002A6C18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JRE, </w:t>
      </w:r>
      <w:proofErr w:type="spellStart"/>
      <w:r w:rsidRPr="002A6C18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maquina</w:t>
      </w:r>
      <w:proofErr w:type="spellEnd"/>
      <w:r w:rsidRPr="002A6C18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 virtual de java, lo que permite que </w:t>
      </w:r>
      <w:proofErr w:type="spellStart"/>
      <w:r w:rsidRPr="002A6C18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elcodigo</w:t>
      </w:r>
      <w:proofErr w:type="spellEnd"/>
      <w:r w:rsidRPr="002A6C18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 pueda ser interpretado en distintas </w:t>
      </w:r>
      <w:proofErr w:type="spellStart"/>
      <w:r w:rsidRPr="002A6C18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maquinas</w:t>
      </w:r>
      <w:proofErr w:type="spellEnd"/>
      <w:r w:rsidRPr="002A6C18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 y softwares.</w:t>
      </w:r>
    </w:p>
    <w:p w14:paraId="0D9FE281" w14:textId="77777777" w:rsidR="002A6C18" w:rsidRPr="002A6C18" w:rsidRDefault="002A6C18" w:rsidP="002A6C18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r w:rsidRPr="002A6C18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Compilador de java, traduce el </w:t>
      </w:r>
      <w:proofErr w:type="spellStart"/>
      <w:r w:rsidRPr="002A6C18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codigo</w:t>
      </w:r>
      <w:proofErr w:type="spellEnd"/>
      <w:r w:rsidRPr="002A6C18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 java a </w:t>
      </w:r>
      <w:proofErr w:type="spellStart"/>
      <w:r w:rsidRPr="002A6C18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bytcode</w:t>
      </w:r>
      <w:proofErr w:type="spellEnd"/>
    </w:p>
    <w:p w14:paraId="49C11441" w14:textId="77777777" w:rsidR="002A6C18" w:rsidRPr="002A6C18" w:rsidRDefault="002A6C18" w:rsidP="002A6C18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4A4A4A"/>
          <w:sz w:val="24"/>
          <w:szCs w:val="24"/>
          <w:lang w:eastAsia="es-CO"/>
        </w:rPr>
      </w:pPr>
      <w:r w:rsidRPr="002A6C18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las </w:t>
      </w:r>
      <w:proofErr w:type="spellStart"/>
      <w:r w:rsidRPr="002A6C18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APIs</w:t>
      </w:r>
      <w:proofErr w:type="spellEnd"/>
      <w:r w:rsidRPr="002A6C18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 </w:t>
      </w:r>
      <w:proofErr w:type="spellStart"/>
      <w:r w:rsidRPr="002A6C18">
        <w:rPr>
          <w:rFonts w:ascii="Arial" w:eastAsia="Times New Roman" w:hAnsi="Arial" w:cs="Arial"/>
          <w:color w:val="4A4A4A"/>
          <w:sz w:val="24"/>
          <w:szCs w:val="24"/>
          <w:lang w:eastAsia="es-CO"/>
        </w:rPr>
        <w:t>tinen</w:t>
      </w:r>
      <w:proofErr w:type="spellEnd"/>
      <w:r w:rsidRPr="002A6C18">
        <w:rPr>
          <w:rFonts w:ascii="Arial" w:eastAsia="Times New Roman" w:hAnsi="Arial" w:cs="Arial"/>
          <w:color w:val="4A4A4A"/>
          <w:sz w:val="24"/>
          <w:szCs w:val="24"/>
          <w:lang w:eastAsia="es-CO"/>
        </w:rPr>
        <w:t xml:space="preserve"> versiones.</w:t>
      </w:r>
    </w:p>
    <w:p w14:paraId="6BF99EF4" w14:textId="20F2DD69" w:rsidR="002A6C18" w:rsidRDefault="002A6C18">
      <w:r w:rsidRPr="002A6C18">
        <w:lastRenderedPageBreak/>
        <w:drawing>
          <wp:inline distT="0" distB="0" distL="0" distR="0" wp14:anchorId="3D2E9B8A" wp14:editId="4011C00B">
            <wp:extent cx="2410161" cy="3705742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6C18">
        <w:drawing>
          <wp:inline distT="0" distB="0" distL="0" distR="0" wp14:anchorId="20D19227" wp14:editId="22E0B0FF">
            <wp:extent cx="3705742" cy="2429214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D685" w14:textId="5C15D996" w:rsidR="002A6C18" w:rsidRDefault="002A6C18">
      <w:r w:rsidRPr="002A6C18">
        <w:lastRenderedPageBreak/>
        <w:drawing>
          <wp:inline distT="0" distB="0" distL="0" distR="0" wp14:anchorId="35E61D35" wp14:editId="57FB3B11">
            <wp:extent cx="3667637" cy="2305372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243C" w14:textId="2AA5B7CD" w:rsidR="002A6C18" w:rsidRDefault="002A6C18">
      <w:r w:rsidRPr="002A6C18">
        <w:drawing>
          <wp:inline distT="0" distB="0" distL="0" distR="0" wp14:anchorId="7C1F3470" wp14:editId="542BAD57">
            <wp:extent cx="3743847" cy="3277057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8FB1B" w14:textId="7C7FBB78" w:rsidR="002A6C18" w:rsidRDefault="002A6C18">
      <w:hyperlink r:id="rId15" w:history="1">
        <w:r w:rsidRPr="004A16D7">
          <w:rPr>
            <w:rStyle w:val="Hipervnculo"/>
          </w:rPr>
          <w:t>http://www.oracle.com/us/corporate/pricing/price-lists/java-se-subscription-pricelist-5028356.pdf</w:t>
        </w:r>
      </w:hyperlink>
    </w:p>
    <w:p w14:paraId="0A1F429C" w14:textId="1C4A8145" w:rsidR="002A6C18" w:rsidRDefault="002A6C18">
      <w:hyperlink r:id="rId16" w:history="1">
        <w:r w:rsidRPr="004A16D7">
          <w:rPr>
            <w:rStyle w:val="Hipervnculo"/>
          </w:rPr>
          <w:t>https://openjdk.java.net/</w:t>
        </w:r>
      </w:hyperlink>
      <w:r>
        <w:t xml:space="preserve"> </w:t>
      </w:r>
    </w:p>
    <w:p w14:paraId="714DFA0C" w14:textId="441B216A" w:rsidR="002A6C18" w:rsidRDefault="006E5B13">
      <w:hyperlink r:id="rId17" w:history="1">
        <w:r w:rsidRPr="00384470">
          <w:rPr>
            <w:rStyle w:val="Hipervnculo"/>
          </w:rPr>
          <w:t>https://education.oracle.com/es/oracle-certification-path/product_267</w:t>
        </w:r>
      </w:hyperlink>
    </w:p>
    <w:p w14:paraId="0DDB70F9" w14:textId="5FDDB406" w:rsidR="006E5B13" w:rsidRDefault="006E5B13"/>
    <w:p w14:paraId="5750462F" w14:textId="3DA16A84" w:rsidR="006E5B13" w:rsidRDefault="006E5B13"/>
    <w:p w14:paraId="748023F0" w14:textId="72EFB428" w:rsidR="006E5B13" w:rsidRDefault="006E5B13"/>
    <w:p w14:paraId="70DF5A0A" w14:textId="438E270C" w:rsidR="006E5B13" w:rsidRDefault="006E5B13"/>
    <w:p w14:paraId="3F7CC31D" w14:textId="57373BDC" w:rsidR="006E5B13" w:rsidRDefault="006E5B13"/>
    <w:p w14:paraId="3E02C1C2" w14:textId="77777777" w:rsidR="006E5B13" w:rsidRDefault="006E5B13" w:rsidP="006E5B13">
      <w:pPr>
        <w:pStyle w:val="Ttulo1"/>
        <w:pBdr>
          <w:bottom w:val="single" w:sz="6" w:space="11" w:color="E9E9E9"/>
        </w:pBdr>
        <w:spacing w:before="0" w:beforeAutospacing="0" w:after="225" w:afterAutospacing="0"/>
        <w:rPr>
          <w:rFonts w:ascii="cooper_hewittmedium" w:hAnsi="cooper_hewittmedium"/>
          <w:color w:val="000000"/>
          <w:spacing w:val="-2"/>
          <w:sz w:val="36"/>
          <w:szCs w:val="36"/>
        </w:rPr>
      </w:pPr>
      <w:r>
        <w:rPr>
          <w:rFonts w:ascii="cooper_hewittmedium" w:hAnsi="cooper_hewittmedium"/>
          <w:color w:val="000000"/>
          <w:spacing w:val="-2"/>
          <w:sz w:val="36"/>
          <w:szCs w:val="36"/>
        </w:rPr>
        <w:lastRenderedPageBreak/>
        <w:t>Las herramientas más usadas de Java</w:t>
      </w:r>
    </w:p>
    <w:p w14:paraId="7D004062" w14:textId="042D8F10" w:rsidR="006E5B13" w:rsidRDefault="006E5B13">
      <w:r w:rsidRPr="006E5B13">
        <w:drawing>
          <wp:inline distT="0" distB="0" distL="0" distR="0" wp14:anchorId="72871A8A" wp14:editId="44121146">
            <wp:extent cx="2953162" cy="2743583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0A1D" w14:textId="55378983" w:rsidR="006E5B13" w:rsidRDefault="006E5B13">
      <w:r>
        <w:rPr>
          <w:rStyle w:val="hljs-keyword"/>
          <w:rFonts w:ascii="Courier New" w:hAnsi="Courier New" w:cs="Courier New"/>
          <w:b/>
          <w:bCs/>
          <w:color w:val="F92672"/>
          <w:sz w:val="21"/>
          <w:szCs w:val="21"/>
          <w:shd w:val="clear" w:color="auto" w:fill="333333"/>
        </w:rPr>
        <w:t xml:space="preserve">java 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>-version</w:t>
      </w:r>
    </w:p>
    <w:sectPr w:rsidR="006E5B1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oper_hewittmedium">
    <w:altName w:val="Cooper Black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64AF3"/>
    <w:multiLevelType w:val="multilevel"/>
    <w:tmpl w:val="38CEC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C18"/>
    <w:rsid w:val="002A6C18"/>
    <w:rsid w:val="00491BA0"/>
    <w:rsid w:val="006E5B13"/>
    <w:rsid w:val="00CD1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908157"/>
  <w15:chartTrackingRefBased/>
  <w15:docId w15:val="{5E7D409C-F824-4C3C-B192-87E0E55BA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2A6C1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A6C18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paragraph" w:styleId="NormalWeb">
    <w:name w:val="Normal (Web)"/>
    <w:basedOn w:val="Normal"/>
    <w:uiPriority w:val="99"/>
    <w:semiHidden/>
    <w:unhideWhenUsed/>
    <w:rsid w:val="002A6C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Hipervnculo">
    <w:name w:val="Hyperlink"/>
    <w:basedOn w:val="Fuentedeprrafopredeter"/>
    <w:uiPriority w:val="99"/>
    <w:unhideWhenUsed/>
    <w:rsid w:val="002A6C1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A6C18"/>
    <w:rPr>
      <w:color w:val="605E5C"/>
      <w:shd w:val="clear" w:color="auto" w:fill="E1DFDD"/>
    </w:rPr>
  </w:style>
  <w:style w:type="character" w:styleId="nfasis">
    <w:name w:val="Emphasis"/>
    <w:basedOn w:val="Fuentedeprrafopredeter"/>
    <w:uiPriority w:val="20"/>
    <w:qFormat/>
    <w:rsid w:val="006E5B13"/>
    <w:rPr>
      <w:i/>
      <w:iCs/>
    </w:rPr>
  </w:style>
  <w:style w:type="character" w:styleId="Textoennegrita">
    <w:name w:val="Strong"/>
    <w:basedOn w:val="Fuentedeprrafopredeter"/>
    <w:uiPriority w:val="22"/>
    <w:qFormat/>
    <w:rsid w:val="006E5B13"/>
    <w:rPr>
      <w:b/>
      <w:bCs/>
    </w:rPr>
  </w:style>
  <w:style w:type="character" w:customStyle="1" w:styleId="hljs-keyword">
    <w:name w:val="hljs-keyword"/>
    <w:basedOn w:val="Fuentedeprrafopredeter"/>
    <w:rsid w:val="006E5B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299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8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8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7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education.oracle.com/es/oracle-certification-path/product_267" TargetMode="External"/><Relationship Id="rId2" Type="http://schemas.openxmlformats.org/officeDocument/2006/relationships/styles" Target="styles.xml"/><Relationship Id="rId16" Type="http://schemas.openxmlformats.org/officeDocument/2006/relationships/hyperlink" Target="https://openjdk.java.net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www.oracle.com/us/corporate/pricing/price-lists/java-se-subscription-pricelist-5028356.pdf" TargetMode="Externa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8</Pages>
  <Words>280</Words>
  <Characters>1546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Cristhian Vargas</dc:creator>
  <cp:keywords/>
  <dc:description/>
  <cp:lastModifiedBy>Cristhian Vargas</cp:lastModifiedBy>
  <cp:revision>1</cp:revision>
  <dcterms:created xsi:type="dcterms:W3CDTF">2020-12-29T01:02:00Z</dcterms:created>
  <dcterms:modified xsi:type="dcterms:W3CDTF">2020-12-29T03:36:00Z</dcterms:modified>
</cp:coreProperties>
</file>